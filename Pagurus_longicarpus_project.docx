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BD1F10" w14:textId="77777777" w:rsidR="00A821FE" w:rsidRPr="00622769" w:rsidRDefault="00622769">
      <w:pPr>
        <w:rPr>
          <w:i/>
        </w:rPr>
      </w:pPr>
      <w:proofErr w:type="spellStart"/>
      <w:r w:rsidRPr="00622769">
        <w:rPr>
          <w:i/>
        </w:rPr>
        <w:t>Pagurus</w:t>
      </w:r>
      <w:proofErr w:type="spellEnd"/>
      <w:r w:rsidRPr="00622769">
        <w:rPr>
          <w:i/>
        </w:rPr>
        <w:t xml:space="preserve"> </w:t>
      </w:r>
      <w:proofErr w:type="spellStart"/>
      <w:r w:rsidRPr="00622769">
        <w:rPr>
          <w:i/>
        </w:rPr>
        <w:t>longicarpus</w:t>
      </w:r>
      <w:proofErr w:type="spellEnd"/>
      <w:r w:rsidRPr="00622769">
        <w:rPr>
          <w:i/>
        </w:rPr>
        <w:t xml:space="preserve"> </w:t>
      </w:r>
    </w:p>
    <w:p w14:paraId="5C5DA3FF" w14:textId="744B8716" w:rsidR="00622769" w:rsidRDefault="00622769">
      <w:r>
        <w:t>A crab and a fish pr</w:t>
      </w:r>
      <w:r w:rsidR="00EE2941">
        <w:t>e</w:t>
      </w:r>
      <w:r>
        <w:t xml:space="preserve">y on </w:t>
      </w:r>
      <w:r w:rsidR="00E40250">
        <w:t>the hermit crab</w:t>
      </w:r>
      <w:r w:rsidR="00E40250" w:rsidRPr="00E67C91">
        <w:rPr>
          <w:i/>
        </w:rPr>
        <w:t xml:space="preserve"> </w:t>
      </w:r>
      <w:proofErr w:type="spellStart"/>
      <w:r w:rsidR="00E67C91" w:rsidRPr="00E67C91">
        <w:rPr>
          <w:i/>
        </w:rPr>
        <w:t>P</w:t>
      </w:r>
      <w:r w:rsidR="00E67C91">
        <w:rPr>
          <w:i/>
        </w:rPr>
        <w:t>.</w:t>
      </w:r>
      <w:r w:rsidRPr="00E67C91">
        <w:rPr>
          <w:i/>
        </w:rPr>
        <w:t>longicarpus</w:t>
      </w:r>
      <w:proofErr w:type="spellEnd"/>
      <w:r>
        <w:t>, which may ha</w:t>
      </w:r>
      <w:r w:rsidR="00EE2941">
        <w:t>ve</w:t>
      </w:r>
      <w:r>
        <w:t xml:space="preserve"> heavy effects on its population growth. In some </w:t>
      </w:r>
      <w:r w:rsidR="00BD0762">
        <w:t>cases,</w:t>
      </w:r>
      <w:r>
        <w:t xml:space="preserve"> </w:t>
      </w:r>
      <w:r w:rsidR="00E40250">
        <w:t xml:space="preserve">the </w:t>
      </w:r>
      <w:r>
        <w:t>sh</w:t>
      </w:r>
      <w:r w:rsidR="00EE2941">
        <w:t>e</w:t>
      </w:r>
      <w:r>
        <w:t xml:space="preserve">ll </w:t>
      </w:r>
      <w:r w:rsidR="00E40250">
        <w:t xml:space="preserve">of </w:t>
      </w:r>
      <w:proofErr w:type="spellStart"/>
      <w:r w:rsidR="00E40250" w:rsidRPr="00E67C91">
        <w:rPr>
          <w:i/>
        </w:rPr>
        <w:t>P</w:t>
      </w:r>
      <w:r w:rsidR="00E40250">
        <w:rPr>
          <w:i/>
        </w:rPr>
        <w:t>.</w:t>
      </w:r>
      <w:r w:rsidR="00E40250" w:rsidRPr="00E67C91">
        <w:rPr>
          <w:i/>
        </w:rPr>
        <w:t>longicarpus</w:t>
      </w:r>
      <w:proofErr w:type="spellEnd"/>
      <w:r w:rsidR="00E40250">
        <w:t xml:space="preserve"> </w:t>
      </w:r>
      <w:proofErr w:type="gramStart"/>
      <w:r>
        <w:t>is covered</w:t>
      </w:r>
      <w:proofErr w:type="gramEnd"/>
      <w:r>
        <w:t xml:space="preserve"> with a hydroid.</w:t>
      </w:r>
      <w:r w:rsidR="00E40250">
        <w:t xml:space="preserve"> The presence of the hydroid decreases </w:t>
      </w:r>
      <w:r w:rsidR="00C857E7">
        <w:t>its fecundity</w:t>
      </w:r>
      <w:r w:rsidR="00EE2941">
        <w:t>,</w:t>
      </w:r>
      <w:r w:rsidR="00C857E7">
        <w:t xml:space="preserve"> but at the same time modifies the behavior of its predators</w:t>
      </w:r>
      <w:r w:rsidR="00E40250">
        <w:t xml:space="preserve"> and decreases its predation</w:t>
      </w:r>
      <w:r w:rsidR="00B14099">
        <w:t>.</w:t>
      </w:r>
    </w:p>
    <w:p w14:paraId="0F694FDF" w14:textId="6D7539B9" w:rsidR="00622769" w:rsidDel="00BD0762" w:rsidRDefault="00E40250">
      <w:pPr>
        <w:rPr>
          <w:del w:id="0" w:author="Andrzejak, Martin" w:date="2021-10-26T13:02:00Z"/>
        </w:rPr>
      </w:pPr>
      <w:del w:id="1" w:author="Andrzejak, Martin" w:date="2021-10-26T13:02:00Z">
        <w:r w:rsidRPr="00331536" w:rsidDel="00BD0762">
          <w:rPr>
            <w:u w:val="single"/>
          </w:rPr>
          <w:delText>Scientific question</w:delText>
        </w:r>
        <w:r w:rsidDel="00BD0762">
          <w:delText xml:space="preserve">: How does the presence of hydroids influence the demography and population growth rate of </w:delText>
        </w:r>
        <w:r w:rsidRPr="00E67C91" w:rsidDel="00BD0762">
          <w:rPr>
            <w:i/>
          </w:rPr>
          <w:delText>P</w:delText>
        </w:r>
        <w:r w:rsidDel="00BD0762">
          <w:rPr>
            <w:i/>
          </w:rPr>
          <w:delText>.</w:delText>
        </w:r>
        <w:r w:rsidRPr="00E67C91" w:rsidDel="00BD0762">
          <w:rPr>
            <w:i/>
          </w:rPr>
          <w:delText>longicarpus</w:delText>
        </w:r>
        <w:r w:rsidRPr="00331536" w:rsidDel="00BD0762">
          <w:rPr>
            <w:iCs/>
          </w:rPr>
          <w:delText>?</w:delText>
        </w:r>
      </w:del>
    </w:p>
    <w:p w14:paraId="5629D682" w14:textId="416A68C3" w:rsidR="00622769" w:rsidRDefault="00622769">
      <w:pPr>
        <w:rPr>
          <w:ins w:id="2" w:author="Andrzejak, Martin" w:date="2021-10-26T13:02:00Z"/>
        </w:rPr>
      </w:pPr>
      <w:r>
        <w:t xml:space="preserve">Please present: </w:t>
      </w:r>
    </w:p>
    <w:p w14:paraId="2A41D5BC" w14:textId="0068F87C" w:rsidR="00BD0762" w:rsidRDefault="00BD0762" w:rsidP="00BD0762">
      <w:pPr>
        <w:pStyle w:val="ListParagraph"/>
        <w:numPr>
          <w:ilvl w:val="0"/>
          <w:numId w:val="1"/>
        </w:numPr>
        <w:pPrChange w:id="3" w:author="Andrzejak, Martin" w:date="2021-10-26T13:02:00Z">
          <w:pPr/>
        </w:pPrChange>
      </w:pPr>
      <w:ins w:id="4" w:author="Andrzejak, Martin" w:date="2021-10-26T13:02:00Z">
        <w:r>
          <w:t>Research question.</w:t>
        </w:r>
      </w:ins>
      <w:bookmarkStart w:id="5" w:name="_GoBack"/>
      <w:bookmarkEnd w:id="5"/>
    </w:p>
    <w:p w14:paraId="1E17116B" w14:textId="45346066" w:rsidR="00C857E7" w:rsidRDefault="00622769" w:rsidP="00622769">
      <w:pPr>
        <w:pStyle w:val="ListParagraph"/>
        <w:numPr>
          <w:ilvl w:val="0"/>
          <w:numId w:val="1"/>
        </w:numPr>
        <w:rPr>
          <w:ins w:id="6" w:author="Andrzejak, Martin" w:date="2021-10-26T13:02:00Z"/>
        </w:rPr>
      </w:pPr>
      <w:r>
        <w:t>Short information about the species (</w:t>
      </w:r>
      <w:r w:rsidRPr="00E67C91">
        <w:rPr>
          <w:i/>
        </w:rPr>
        <w:t xml:space="preserve">P. </w:t>
      </w:r>
      <w:proofErr w:type="spellStart"/>
      <w:r w:rsidRPr="00E67C91">
        <w:rPr>
          <w:i/>
        </w:rPr>
        <w:t>longicarpus</w:t>
      </w:r>
      <w:proofErr w:type="spellEnd"/>
      <w:r>
        <w:t xml:space="preserve"> = hermit crab, </w:t>
      </w:r>
      <w:proofErr w:type="spellStart"/>
      <w:r w:rsidRPr="00E67C91">
        <w:rPr>
          <w:i/>
        </w:rPr>
        <w:t>Hydractinia</w:t>
      </w:r>
      <w:proofErr w:type="spellEnd"/>
      <w:r w:rsidRPr="00E67C91">
        <w:rPr>
          <w:i/>
        </w:rPr>
        <w:t xml:space="preserve"> </w:t>
      </w:r>
      <w:proofErr w:type="spellStart"/>
      <w:r w:rsidRPr="00E67C91">
        <w:rPr>
          <w:i/>
        </w:rPr>
        <w:t>symbiolongicarpus</w:t>
      </w:r>
      <w:proofErr w:type="spellEnd"/>
      <w:r>
        <w:t xml:space="preserve"> = </w:t>
      </w:r>
      <w:r w:rsidR="00C857E7">
        <w:t xml:space="preserve">hydroid, </w:t>
      </w:r>
      <w:proofErr w:type="spellStart"/>
      <w:r w:rsidR="00C857E7" w:rsidRPr="00E67C91">
        <w:rPr>
          <w:i/>
        </w:rPr>
        <w:t>Chilomeycterus</w:t>
      </w:r>
      <w:proofErr w:type="spellEnd"/>
      <w:r w:rsidR="00C857E7" w:rsidRPr="00E67C91">
        <w:rPr>
          <w:i/>
        </w:rPr>
        <w:t xml:space="preserve"> </w:t>
      </w:r>
      <w:proofErr w:type="spellStart"/>
      <w:r w:rsidR="00C857E7" w:rsidRPr="00E67C91">
        <w:rPr>
          <w:i/>
        </w:rPr>
        <w:t>schoepfi</w:t>
      </w:r>
      <w:proofErr w:type="spellEnd"/>
      <w:r w:rsidR="00C857E7">
        <w:t xml:space="preserve"> = fish predator, </w:t>
      </w:r>
      <w:r w:rsidR="00C857E7" w:rsidRPr="00E67C91">
        <w:rPr>
          <w:i/>
        </w:rPr>
        <w:t>Callinectes sapidus</w:t>
      </w:r>
      <w:r w:rsidR="00C857E7">
        <w:t xml:space="preserve"> = predator crab)</w:t>
      </w:r>
      <w:r w:rsidR="00E67C91">
        <w:t xml:space="preserve">. </w:t>
      </w:r>
      <w:proofErr w:type="gramStart"/>
      <w:r w:rsidR="00E67C91">
        <w:t>Don’t</w:t>
      </w:r>
      <w:proofErr w:type="gramEnd"/>
      <w:r w:rsidR="00E67C91">
        <w:t xml:space="preserve"> forget a life cycle graph</w:t>
      </w:r>
      <w:r w:rsidR="00E40250">
        <w:t xml:space="preserve"> for the hermit crab</w:t>
      </w:r>
      <w:r w:rsidR="00E40250" w:rsidRPr="00E67C91">
        <w:rPr>
          <w:i/>
        </w:rPr>
        <w:t xml:space="preserve"> </w:t>
      </w:r>
      <w:proofErr w:type="spellStart"/>
      <w:r w:rsidR="00E40250" w:rsidRPr="00E67C91">
        <w:rPr>
          <w:i/>
        </w:rPr>
        <w:t>P</w:t>
      </w:r>
      <w:r w:rsidR="00E40250">
        <w:rPr>
          <w:i/>
        </w:rPr>
        <w:t>.</w:t>
      </w:r>
      <w:r w:rsidR="00E40250" w:rsidRPr="00E67C91">
        <w:rPr>
          <w:i/>
        </w:rPr>
        <w:t>longicarpus</w:t>
      </w:r>
      <w:proofErr w:type="spellEnd"/>
      <w:r w:rsidR="00E67C91">
        <w:t xml:space="preserve">. </w:t>
      </w:r>
    </w:p>
    <w:p w14:paraId="0562FC01" w14:textId="77777777" w:rsidR="00BD0762" w:rsidRDefault="00BD0762" w:rsidP="00BD0762">
      <w:pPr>
        <w:pStyle w:val="ListParagraph"/>
        <w:pPrChange w:id="7" w:author="Andrzejak, Martin" w:date="2021-10-26T13:02:00Z">
          <w:pPr>
            <w:pStyle w:val="ListParagraph"/>
            <w:numPr>
              <w:numId w:val="1"/>
            </w:numPr>
            <w:ind w:hanging="360"/>
          </w:pPr>
        </w:pPrChange>
      </w:pPr>
    </w:p>
    <w:p w14:paraId="760407B1" w14:textId="77777777" w:rsidR="00B14099" w:rsidRDefault="00C857E7" w:rsidP="00B14099">
      <w:pPr>
        <w:pStyle w:val="ListParagraph"/>
        <w:numPr>
          <w:ilvl w:val="0"/>
          <w:numId w:val="1"/>
        </w:numPr>
      </w:pPr>
      <w:r>
        <w:t xml:space="preserve">Hypothesis. </w:t>
      </w:r>
    </w:p>
    <w:p w14:paraId="0F689789" w14:textId="77777777" w:rsidR="00E40250" w:rsidRDefault="00E40250" w:rsidP="00E40250">
      <w:pPr>
        <w:pStyle w:val="ListParagraph"/>
        <w:numPr>
          <w:ilvl w:val="0"/>
          <w:numId w:val="1"/>
        </w:numPr>
      </w:pPr>
      <w:r>
        <w:t>The methods you would use to answer the question.</w:t>
      </w:r>
    </w:p>
    <w:p w14:paraId="13A7F8A1" w14:textId="1BE93ED2" w:rsidR="00C857E7" w:rsidRDefault="00E40250" w:rsidP="00E40250">
      <w:pPr>
        <w:pStyle w:val="ListParagraph"/>
        <w:numPr>
          <w:ilvl w:val="0"/>
          <w:numId w:val="1"/>
        </w:numPr>
      </w:pPr>
      <w:r>
        <w:t xml:space="preserve">What would you measure, in order to answer your question? </w:t>
      </w:r>
    </w:p>
    <w:p w14:paraId="2DF9FE8C" w14:textId="77777777" w:rsidR="00622769" w:rsidRDefault="00622769" w:rsidP="00C857E7">
      <w:pPr>
        <w:pStyle w:val="ListParagraph"/>
      </w:pPr>
      <w:r>
        <w:t xml:space="preserve">    </w:t>
      </w:r>
    </w:p>
    <w:p w14:paraId="6AA71454" w14:textId="77777777" w:rsidR="00B14099" w:rsidRDefault="00B14099" w:rsidP="00B14099"/>
    <w:sectPr w:rsidR="00B140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4B7492"/>
    <w:multiLevelType w:val="hybridMultilevel"/>
    <w:tmpl w:val="FFC84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885B86"/>
    <w:multiLevelType w:val="hybridMultilevel"/>
    <w:tmpl w:val="D2188794"/>
    <w:lvl w:ilvl="0" w:tplc="4396460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drzejak, Martin">
    <w15:presenceInfo w15:providerId="AD" w15:userId="S-1-5-21-3363705533-3530461373-289186524-58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769"/>
    <w:rsid w:val="001F05D7"/>
    <w:rsid w:val="00331536"/>
    <w:rsid w:val="00622769"/>
    <w:rsid w:val="006C14E8"/>
    <w:rsid w:val="00A821FE"/>
    <w:rsid w:val="00B14099"/>
    <w:rsid w:val="00BD0762"/>
    <w:rsid w:val="00C857E7"/>
    <w:rsid w:val="00E40250"/>
    <w:rsid w:val="00E67C91"/>
    <w:rsid w:val="00EE2941"/>
    <w:rsid w:val="00FA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A81B6"/>
  <w15:chartTrackingRefBased/>
  <w15:docId w15:val="{30E503CB-E204-4ECD-9BDF-82D2B666F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7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C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C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Andrzejak, Martin</dc:creator>
  <cp:keywords/>
  <dc:description/>
  <cp:lastModifiedBy>Andrzejak, Martin</cp:lastModifiedBy>
  <cp:revision>4</cp:revision>
  <dcterms:created xsi:type="dcterms:W3CDTF">2020-11-24T17:25:00Z</dcterms:created>
  <dcterms:modified xsi:type="dcterms:W3CDTF">2021-10-26T12:17:00Z</dcterms:modified>
</cp:coreProperties>
</file>